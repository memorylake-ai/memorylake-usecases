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 w:rsidR="004A2F11" w:rsidRDefault="004A2F11">
      <w:pPr>
        <w:pStyle w:val="Title"/>
      </w:pPr>
      <w:r>
        <w:rPr>
          <w:rFonts w:ascii="Calibri" w:hAnsi="Calibri"/>
          <w:sz w:val="22"/>
        </w:rPr>
        <w:t xml:space="preserve">Senior Data Engineer — Platform Team</w:t>
      </w:r>
    </w:p>
    <w:p w:rsidR="004A2F11" w:rsidRDefault="004A2F11">
      <w:r>
        <w:rPr>
          <w:rFonts w:ascii="Calibri" w:hAnsi="Calibri"/>
          <w:sz w:val="22"/>
        </w:rPr>
        <w:t xml:space="preserve">Kestrel Freight is hiring a Senior Data Engineer to own the pipelines that price and route 40,000 shipments a day.</w:t>
      </w:r>
    </w:p>
    <w:p w:rsidR="004A2F11" w:rsidRDefault="004A2F11">
      <w:r>
        <w:rPr>
          <w:rFonts w:ascii="Calibri" w:hAnsi="Calibri"/>
          <w:sz w:val="22"/>
        </w:rPr>
        <w:t xml:space="preserve">Salary band: </w:t>
      </w:r>
      <w:del w:id="1" w:author="Dana Okafor" w:date="2026-09-30T09:00:00Z">
        <w:r w:rsidDel="00B71C2A">
          <w:rPr>
            <w:rFonts w:ascii="Calibri" w:hAnsi="Calibri"/>
            <w:sz w:val="22"/>
          </w:rPr>
          <w:delText xml:space="preserve">$138,000–$152,000</w:delText>
        </w:r>
      </w:del>
      <w:ins w:id="2" w:author="Dana Okafor" w:date="2026-09-30T09:00:00Z">
        <w:r w:rsidR="00B71C2A">
          <w:rPr>
            <w:rFonts w:ascii="Calibri" w:hAnsi="Calibri"/>
            <w:sz w:val="22"/>
          </w:rPr>
          <w:t xml:space="preserve">$161,000–$184,000</w:t>
        </w:r>
      </w:ins>
      <w:r>
        <w:rPr>
          <w:rFonts w:ascii="Calibri" w:hAnsi="Calibri"/>
          <w:sz w:val="22"/>
        </w:rPr>
        <w:t xml:space="preserve"> base, plus annual bonus.</w:t>
      </w:r>
    </w:p>
    <w:p w:rsidR="004A2F11" w:rsidRDefault="004A2F11">
      <w:r>
        <w:rPr>
          <w:rFonts w:ascii="Calibri" w:hAnsi="Calibri"/>
          <w:sz w:val="22"/>
        </w:rPr>
        <w:t xml:space="preserve">Experience: </w:t>
      </w:r>
      <w:del w:id="3" w:author="Dana Okafor" w:date="2026-09-30T09:00:00Z">
        <w:r w:rsidDel="00B71C2A">
          <w:rPr>
            <w:rFonts w:ascii="Calibri" w:hAnsi="Calibri"/>
            <w:sz w:val="22"/>
          </w:rPr>
          <w:delText xml:space="preserve">8+ years</w:delText>
        </w:r>
      </w:del>
      <w:ins w:id="4" w:author="Dana Okafor" w:date="2026-09-30T09:00:00Z">
        <w:r w:rsidR="00B71C2A">
          <w:rPr>
            <w:rFonts w:ascii="Calibri" w:hAnsi="Calibri"/>
            <w:sz w:val="22"/>
          </w:rPr>
          <w:t xml:space="preserve">5+ years</w:t>
        </w:r>
      </w:ins>
      <w:r>
        <w:rPr>
          <w:rFonts w:ascii="Calibri" w:hAnsi="Calibri"/>
          <w:sz w:val="22"/>
        </w:rPr>
        <w:t xml:space="preserve"> of data engineering, including at least two years on streaming systems.</w:t>
      </w:r>
    </w:p>
    <w:p w:rsidR="004A2F11" w:rsidRDefault="004A2F11">
      <w:r>
        <w:rPr>
          <w:rFonts w:ascii="Calibri" w:hAnsi="Calibri"/>
          <w:sz w:val="22"/>
        </w:rPr>
        <w:t xml:space="preserve">Location: </w:t>
      </w:r>
      <w:del w:id="5" w:author="Dana Okafor" w:date="2026-09-30T09:00:00Z">
        <w:r w:rsidDel="00B71C2A">
          <w:rPr>
            <w:rFonts w:ascii="Calibri" w:hAnsi="Calibri"/>
            <w:sz w:val="22"/>
          </w:rPr>
          <w:delText xml:space="preserve">on-site in Columbus, Ohio, five days a week</w:delText>
        </w:r>
      </w:del>
      <w:ins w:id="6" w:author="Dana Okafor" w:date="2026-09-30T09:00:00Z">
        <w:r w:rsidR="00B71C2A">
          <w:rPr>
            <w:rFonts w:ascii="Calibri" w:hAnsi="Calibri"/>
            <w:sz w:val="22"/>
          </w:rPr>
          <w:t xml:space="preserve">remote within the United States, with one week a quarter in Columbus</w:t>
        </w:r>
      </w:ins>
      <w:r>
        <w:rPr>
          <w:rFonts w:ascii="Calibri" w:hAnsi="Calibri"/>
          <w:sz w:val="22"/>
        </w:rPr>
        <w:t xml:space="preserve">.</w:t>
      </w:r>
    </w:p>
    <w:p w:rsidR="004A2F11" w:rsidRDefault="004A2F11">
      <w:r>
        <w:rPr>
          <w:rFonts w:ascii="Calibri" w:hAnsi="Calibri"/>
          <w:sz w:val="22"/>
        </w:rPr>
        <w:t xml:space="preserve">Visa sponsorship: </w:t>
      </w:r>
      <w:del w:id="7" w:author="Dana Okafor" w:date="2026-09-30T09:00:00Z">
        <w:r w:rsidDel="00B71C2A">
          <w:rPr>
            <w:rFonts w:ascii="Calibri" w:hAnsi="Calibri"/>
            <w:sz w:val="22"/>
          </w:rPr>
          <w:delText xml:space="preserve">not available for this role</w:delText>
        </w:r>
      </w:del>
      <w:ins w:id="8" w:author="Dana Okafor" w:date="2026-09-30T09:00:00Z">
        <w:r w:rsidR="00B71C2A">
          <w:rPr>
            <w:rFonts w:ascii="Calibri" w:hAnsi="Calibri"/>
            <w:sz w:val="22"/>
          </w:rPr>
          <w:t xml:space="preserve">available (H-1B transfer)</w:t>
        </w:r>
      </w:ins>
      <w:r>
        <w:rPr>
          <w:rFonts w:ascii="Calibri" w:hAnsi="Calibri"/>
          <w:sz w:val="22"/>
        </w:rPr>
        <w:t xml:space="preserve">.</w:t>
      </w:r>
    </w:p>
    <w:p w:rsidR="004A2F11" w:rsidRDefault="004A2F11">
      <w:r>
        <w:rPr>
          <w:rFonts w:ascii="Calibri" w:hAnsi="Calibri"/>
          <w:sz w:val="22"/>
        </w:rPr>
        <w:t xml:space="preserve">Interview loop: recruiter screen, take-home pipeline exercise, system design, and a values conversation with the hiring manager.</w:t>
      </w:r>
    </w:p>
    <w:sectPr>
      <w:pgSz w:w="12240" w:h="158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trackRevisions/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Senior Data Engineer — Platform Team</dc:title>
  <dc:creator>Kestrel Freight Talent Team</dc:creator>
  <cp:lastModifiedBy>Dana Okafor</cp:lastModifiedBy>
  <dcterms:created xsi:type="dcterms:W3CDTF">2026-09-01T09:00:00Z</dcterms:created>
  <dcterms:modified xsi:type="dcterms:W3CDTF">2026-09-30T09:00:00Z</dcterms:modified>
</cp:coreProperties>
</file>