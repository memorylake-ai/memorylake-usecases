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 w:rsidR="004A2F11" w:rsidRDefault="004A2F11">
      <w:pPr>
        <w:pStyle w:val="Title"/>
      </w:pPr>
      <w:r>
        <w:rPr>
          <w:rFonts w:ascii="Calibri" w:hAnsi="Calibri"/>
          <w:sz w:val="22"/>
        </w:rPr>
        <w:t xml:space="preserve">Customer Success Manager — Midwest Accounts</w:t>
      </w:r>
    </w:p>
    <w:p w:rsidR="004A2F11" w:rsidRDefault="004A2F11">
      <w:r>
        <w:rPr>
          <w:rFonts w:ascii="Calibri" w:hAnsi="Calibri"/>
          <w:sz w:val="22"/>
        </w:rPr>
        <w:t xml:space="preserve">You will own renewals and adoption for 35 shipper accounts across Ohio, Indiana and Michigan.</w:t>
      </w:r>
    </w:p>
    <w:p w:rsidR="004A2F11" w:rsidRDefault="004A2F11">
      <w:r>
        <w:rPr>
          <w:rFonts w:ascii="Calibri" w:hAnsi="Calibri"/>
          <w:sz w:val="22"/>
        </w:rPr>
        <w:t xml:space="preserve">Salary band: $96,000–$112,000 base, plus quarterly variable.</w:t>
      </w:r>
    </w:p>
    <w:p w:rsidR="004A2F11" w:rsidRDefault="004A2F11">
      <w:r>
        <w:rPr>
          <w:rFonts w:ascii="Calibri" w:hAnsi="Calibri"/>
          <w:sz w:val="22"/>
        </w:rPr>
        <w:t xml:space="preserve">Travel: up to </w:t>
      </w:r>
      <w:del w:id="1" w:author="Priya Raman" w:date="2026-10-02T09:00:00Z">
        <w:r w:rsidDel="00B71C2A">
          <w:rPr>
            <w:rFonts w:ascii="Calibri" w:hAnsi="Calibri"/>
            <w:sz w:val="22"/>
          </w:rPr>
          <w:delText xml:space="preserve">10%</w:delText>
        </w:r>
      </w:del>
      <w:ins w:id="2" w:author="Priya Raman" w:date="2026-10-02T09:00:00Z">
        <w:r w:rsidR="00B71C2A">
          <w:rPr>
            <w:rFonts w:ascii="Calibri" w:hAnsi="Calibri"/>
            <w:sz w:val="22"/>
          </w:rPr>
          <w:t xml:space="preserve">40%</w:t>
        </w:r>
      </w:ins>
      <w:r>
        <w:rPr>
          <w:rFonts w:ascii="Calibri" w:hAnsi="Calibri"/>
          <w:sz w:val="22"/>
        </w:rPr>
        <w:t xml:space="preserve"> of the time, mostly to customer warehouses.</w:t>
      </w:r>
    </w:p>
    <w:p w:rsidR="004A2F11" w:rsidRDefault="004A2F11">
      <w:r>
        <w:rPr>
          <w:rFonts w:ascii="Calibri" w:hAnsi="Calibri"/>
          <w:sz w:val="22"/>
        </w:rPr>
        <w:t xml:space="preserve">Languages: fluent </w:t>
      </w:r>
      <w:del w:id="3" w:author="Priya Raman" w:date="2026-10-02T09:00:00Z">
        <w:r w:rsidDel="00B71C2A">
          <w:rPr>
            <w:rFonts w:ascii="Calibri" w:hAnsi="Calibri"/>
            <w:sz w:val="22"/>
          </w:rPr>
          <w:delText xml:space="preserve">French</w:delText>
        </w:r>
      </w:del>
      <w:ins w:id="4" w:author="Priya Raman" w:date="2026-10-02T09:00:00Z">
        <w:r w:rsidR="00B71C2A">
          <w:rPr>
            <w:rFonts w:ascii="Calibri" w:hAnsi="Calibri"/>
            <w:sz w:val="22"/>
          </w:rPr>
          <w:t xml:space="preserve">Spanish</w:t>
        </w:r>
      </w:ins>
      <w:r>
        <w:rPr>
          <w:rFonts w:ascii="Calibri" w:hAnsi="Calibri"/>
          <w:sz w:val="22"/>
        </w:rPr>
        <w:t xml:space="preserve"> required, alongside English.</w:t>
      </w:r>
    </w:p>
    <w:p w:rsidR="004A2F11" w:rsidRDefault="004A2F11">
      <w:r>
        <w:rPr>
          <w:rFonts w:ascii="Calibri" w:hAnsi="Calibri"/>
          <w:sz w:val="22"/>
        </w:rPr>
        <w:t xml:space="preserve">Start date: </w:t>
      </w:r>
      <w:del w:id="5" w:author="Priya Raman" w:date="2026-10-02T09:00:00Z">
        <w:r w:rsidDel="00B71C2A">
          <w:rPr>
            <w:rFonts w:ascii="Calibri" w:hAnsi="Calibri"/>
            <w:sz w:val="22"/>
          </w:rPr>
          <w:delText xml:space="preserve">January 11, 2027</w:delText>
        </w:r>
      </w:del>
      <w:ins w:id="6" w:author="Priya Raman" w:date="2026-10-02T09:00:00Z">
        <w:r w:rsidR="00B71C2A">
          <w:rPr>
            <w:rFonts w:ascii="Calibri" w:hAnsi="Calibri"/>
            <w:sz w:val="22"/>
          </w:rPr>
          <w:t xml:space="preserve">November 30, 2026</w:t>
        </w:r>
      </w:ins>
      <w:r>
        <w:rPr>
          <w:rFonts w:ascii="Calibri" w:hAnsi="Calibri"/>
          <w:sz w:val="22"/>
        </w:rPr>
        <w:t xml:space="preserve">.</w:t>
      </w:r>
    </w:p>
    <w:p w:rsidR="004A2F11" w:rsidRDefault="004A2F11">
      <w:r>
        <w:rPr>
          <w:rFonts w:ascii="Calibri" w:hAnsi="Calibri"/>
          <w:sz w:val="22"/>
        </w:rPr>
        <w:t xml:space="preserve">Interview loop: recruiter screen, account-plan presentation, and a panel with two current CSMs.</w:t>
      </w:r>
    </w:p>
    <w:sectPr>
      <w:pgSz w:w="12240" w:h="158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trackRevisions/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Customer Success Manager — Midwest Accounts</dc:title>
  <dc:creator>Kestrel Freight Talent Team</dc:creator>
  <cp:lastModifiedBy>Priya Raman</cp:lastModifiedBy>
  <dcterms:created xsi:type="dcterms:W3CDTF">2026-09-01T09:00:00Z</dcterms:created>
  <dcterms:modified xsi:type="dcterms:W3CDTF">2026-10-02T09:00:00Z</dcterms:modified>
</cp:coreProperties>
</file>